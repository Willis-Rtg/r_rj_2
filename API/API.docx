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29C9" w:rsidRPr="00834835" w:rsidRDefault="00834835" w:rsidP="00834835">
      <w:pPr>
        <w:jc w:val="center"/>
        <w:rPr>
          <w:ins w:id="0" w:author="mqh" w:date="2020-03-16T23:57:00Z"/>
          <w:sz w:val="56"/>
          <w:szCs w:val="56"/>
          <w:u w:val="words"/>
        </w:rPr>
      </w:pPr>
      <w:ins w:id="1" w:author="mqh" w:date="2020-03-16T23:57:00Z">
        <w:r w:rsidRPr="00834835">
          <w:rPr>
            <w:sz w:val="56"/>
            <w:szCs w:val="56"/>
            <w:u w:val="words"/>
          </w:rPr>
          <w:t>API</w:t>
        </w:r>
      </w:ins>
    </w:p>
    <w:p w:rsidR="00834835" w:rsidRPr="00834835" w:rsidRDefault="00834835" w:rsidP="00834835">
      <w:pPr>
        <w:jc w:val="both"/>
        <w:rPr>
          <w:sz w:val="48"/>
          <w:szCs w:val="48"/>
          <w:u w:val="words"/>
        </w:rPr>
      </w:pPr>
      <w:r>
        <w:rPr>
          <w:sz w:val="44"/>
          <w:szCs w:val="44"/>
          <w:u w:val="words"/>
        </w:rPr>
        <w:t xml:space="preserve">  </w:t>
      </w:r>
      <w:r w:rsidRPr="00834835">
        <w:rPr>
          <w:sz w:val="44"/>
          <w:szCs w:val="44"/>
          <w:u w:val="words"/>
        </w:rPr>
        <w:t xml:space="preserve">&lt; </w:t>
      </w:r>
      <w:ins w:id="2" w:author="mqh" w:date="2020-03-16T23:57:00Z">
        <w:r w:rsidRPr="00834835">
          <w:rPr>
            <w:sz w:val="44"/>
            <w:szCs w:val="44"/>
            <w:u w:val="words"/>
          </w:rPr>
          <w:t>R</w:t>
        </w:r>
      </w:ins>
      <w:r w:rsidRPr="00834835">
        <w:rPr>
          <w:sz w:val="44"/>
          <w:szCs w:val="44"/>
          <w:u w:val="words"/>
        </w:rPr>
        <w:t xml:space="preserve"> &gt;</w:t>
      </w:r>
    </w:p>
    <w:p w:rsidR="00834835" w:rsidRDefault="00834835" w:rsidP="00834835">
      <w:pPr>
        <w:jc w:val="both"/>
        <w:rPr>
          <w:sz w:val="36"/>
          <w:szCs w:val="36"/>
          <w:u w:val="words"/>
        </w:rPr>
      </w:pPr>
      <w:proofErr w:type="gramStart"/>
      <w:r w:rsidRPr="00834835">
        <w:rPr>
          <w:sz w:val="36"/>
          <w:szCs w:val="36"/>
          <w:u w:val="words"/>
        </w:rPr>
        <w:t>Cu</w:t>
      </w:r>
      <w:r>
        <w:rPr>
          <w:sz w:val="36"/>
          <w:szCs w:val="36"/>
          <w:u w:val="words"/>
        </w:rPr>
        <w:t xml:space="preserve"> :</w:t>
      </w:r>
      <w:proofErr w:type="gramEnd"/>
      <w:r>
        <w:rPr>
          <w:sz w:val="36"/>
          <w:szCs w:val="36"/>
          <w:u w:val="words"/>
        </w:rPr>
        <w:t xml:space="preserve"> </w:t>
      </w:r>
      <w:hyperlink r:id="rId5" w:history="1">
        <w:r w:rsidRPr="00834835">
          <w:rPr>
            <w:rStyle w:val="a3"/>
            <w:sz w:val="36"/>
            <w:szCs w:val="36"/>
          </w:rPr>
          <w:t>http://cu.bgfretail.com/event/plusAjax.do</w:t>
        </w:r>
      </w:hyperlink>
    </w:p>
    <w:p w:rsidR="00834835" w:rsidRDefault="00834835" w:rsidP="00834835">
      <w:pPr>
        <w:pStyle w:val="a5"/>
        <w:numPr>
          <w:ilvl w:val="0"/>
          <w:numId w:val="1"/>
        </w:numPr>
        <w:jc w:val="both"/>
        <w:rPr>
          <w:sz w:val="32"/>
          <w:szCs w:val="32"/>
          <w:u w:val="words"/>
        </w:rPr>
      </w:pPr>
      <w:proofErr w:type="spellStart"/>
      <w:r>
        <w:rPr>
          <w:sz w:val="32"/>
          <w:szCs w:val="32"/>
          <w:u w:val="words"/>
        </w:rPr>
        <w:t>pageIndex</w:t>
      </w:r>
      <w:proofErr w:type="spellEnd"/>
    </w:p>
    <w:p w:rsidR="00834835" w:rsidRDefault="00834835" w:rsidP="00834835">
      <w:pPr>
        <w:pStyle w:val="a5"/>
        <w:numPr>
          <w:ilvl w:val="0"/>
          <w:numId w:val="1"/>
        </w:numPr>
        <w:jc w:val="both"/>
        <w:rPr>
          <w:sz w:val="32"/>
          <w:szCs w:val="32"/>
          <w:u w:val="words"/>
        </w:rPr>
      </w:pPr>
      <w:proofErr w:type="spellStart"/>
      <w:r>
        <w:rPr>
          <w:sz w:val="32"/>
          <w:szCs w:val="32"/>
          <w:u w:val="words"/>
        </w:rPr>
        <w:t>listType</w:t>
      </w:r>
      <w:proofErr w:type="spellEnd"/>
    </w:p>
    <w:p w:rsidR="00834835" w:rsidRDefault="00834835" w:rsidP="00834835">
      <w:pPr>
        <w:pStyle w:val="a5"/>
        <w:numPr>
          <w:ilvl w:val="0"/>
          <w:numId w:val="1"/>
        </w:numPr>
        <w:jc w:val="both"/>
        <w:rPr>
          <w:sz w:val="32"/>
          <w:szCs w:val="32"/>
          <w:u w:val="words"/>
        </w:rPr>
      </w:pPr>
      <w:proofErr w:type="spellStart"/>
      <w:r>
        <w:rPr>
          <w:sz w:val="32"/>
          <w:szCs w:val="32"/>
          <w:u w:val="words"/>
        </w:rPr>
        <w:t>searchCondition</w:t>
      </w:r>
      <w:proofErr w:type="spellEnd"/>
    </w:p>
    <w:p w:rsidR="00FA1688" w:rsidRDefault="00FA1688" w:rsidP="00834835">
      <w:pPr>
        <w:jc w:val="both"/>
        <w:rPr>
          <w:sz w:val="36"/>
          <w:szCs w:val="36"/>
          <w:u w:val="words"/>
        </w:rPr>
      </w:pPr>
      <w:r w:rsidRPr="00FA1688">
        <w:rPr>
          <w:sz w:val="36"/>
          <w:szCs w:val="36"/>
          <w:u w:val="words"/>
        </w:rPr>
        <w:t xml:space="preserve">Gs : </w:t>
      </w:r>
      <w:hyperlink r:id="rId6" w:history="1">
        <w:r w:rsidRPr="00FA1688">
          <w:rPr>
            <w:rStyle w:val="a3"/>
            <w:sz w:val="36"/>
            <w:szCs w:val="36"/>
          </w:rPr>
          <w:t>http://gs25.gsretail.com/gscvs/ko/products/event-goods-search</w:t>
        </w:r>
      </w:hyperlink>
    </w:p>
    <w:p w:rsidR="00FA1688" w:rsidRDefault="00FA1688" w:rsidP="00FA1688">
      <w:pPr>
        <w:pStyle w:val="a5"/>
        <w:numPr>
          <w:ilvl w:val="0"/>
          <w:numId w:val="1"/>
        </w:numPr>
        <w:jc w:val="both"/>
        <w:rPr>
          <w:sz w:val="32"/>
          <w:szCs w:val="32"/>
          <w:u w:val="words"/>
        </w:rPr>
      </w:pPr>
      <w:proofErr w:type="spellStart"/>
      <w:r w:rsidRPr="00FA1688">
        <w:rPr>
          <w:sz w:val="32"/>
          <w:szCs w:val="32"/>
          <w:u w:val="words"/>
        </w:rPr>
        <w:t>pageNum</w:t>
      </w:r>
      <w:proofErr w:type="spellEnd"/>
    </w:p>
    <w:p w:rsidR="00FA1688" w:rsidRPr="00FA1688" w:rsidRDefault="00FA1688" w:rsidP="00FA1688">
      <w:pPr>
        <w:pStyle w:val="a5"/>
        <w:numPr>
          <w:ilvl w:val="0"/>
          <w:numId w:val="1"/>
        </w:numPr>
        <w:jc w:val="both"/>
        <w:rPr>
          <w:sz w:val="32"/>
          <w:szCs w:val="32"/>
          <w:u w:val="words"/>
        </w:rPr>
      </w:pPr>
      <w:proofErr w:type="spellStart"/>
      <w:r w:rsidRPr="00FA1688">
        <w:rPr>
          <w:sz w:val="32"/>
          <w:szCs w:val="32"/>
          <w:u w:val="words"/>
        </w:rPr>
        <w:t>pageSize</w:t>
      </w:r>
      <w:proofErr w:type="spellEnd"/>
    </w:p>
    <w:p w:rsidR="00FA1688" w:rsidRPr="00FA1688" w:rsidRDefault="00FA1688" w:rsidP="00FA1688">
      <w:pPr>
        <w:pStyle w:val="a5"/>
        <w:numPr>
          <w:ilvl w:val="0"/>
          <w:numId w:val="1"/>
        </w:numPr>
        <w:jc w:val="both"/>
        <w:rPr>
          <w:sz w:val="32"/>
          <w:szCs w:val="32"/>
          <w:u w:val="words"/>
        </w:rPr>
      </w:pPr>
      <w:proofErr w:type="spellStart"/>
      <w:r w:rsidRPr="00FA1688">
        <w:rPr>
          <w:sz w:val="32"/>
          <w:szCs w:val="32"/>
          <w:u w:val="words"/>
        </w:rPr>
        <w:t>sea</w:t>
      </w:r>
      <w:bookmarkStart w:id="3" w:name="_GoBack"/>
      <w:bookmarkEnd w:id="3"/>
      <w:r w:rsidRPr="00FA1688">
        <w:rPr>
          <w:sz w:val="32"/>
          <w:szCs w:val="32"/>
          <w:u w:val="words"/>
        </w:rPr>
        <w:t>rchType</w:t>
      </w:r>
      <w:proofErr w:type="spellEnd"/>
    </w:p>
    <w:p w:rsidR="00834835" w:rsidRPr="00FA1688" w:rsidRDefault="00FA1688" w:rsidP="00047457">
      <w:pPr>
        <w:pStyle w:val="a5"/>
        <w:numPr>
          <w:ilvl w:val="0"/>
          <w:numId w:val="1"/>
        </w:numPr>
        <w:jc w:val="both"/>
        <w:rPr>
          <w:sz w:val="36"/>
          <w:szCs w:val="36"/>
          <w:u w:val="words"/>
        </w:rPr>
      </w:pPr>
      <w:proofErr w:type="spellStart"/>
      <w:r w:rsidRPr="00FA1688">
        <w:rPr>
          <w:sz w:val="32"/>
          <w:szCs w:val="32"/>
          <w:u w:val="words"/>
        </w:rPr>
        <w:t>searchWord</w:t>
      </w:r>
      <w:proofErr w:type="spellEnd"/>
    </w:p>
    <w:p w:rsidR="00FA1688" w:rsidRPr="00FA1688" w:rsidRDefault="00FA1688" w:rsidP="00FA1688">
      <w:pPr>
        <w:jc w:val="both"/>
        <w:rPr>
          <w:sz w:val="36"/>
          <w:szCs w:val="36"/>
          <w:rPrChange w:id="4" w:author="mqh" w:date="2020-03-16T23:56:00Z">
            <w:rPr/>
          </w:rPrChange>
        </w:rPr>
      </w:pPr>
      <w:r w:rsidRPr="00FA1688">
        <w:rPr>
          <w:sz w:val="36"/>
          <w:szCs w:val="36"/>
        </w:rPr>
        <w:t>Seven</w:t>
      </w:r>
      <w:proofErr w:type="gramStart"/>
      <w:r w:rsidRPr="00FA1688">
        <w:rPr>
          <w:sz w:val="36"/>
          <w:szCs w:val="36"/>
        </w:rPr>
        <w:t>11</w:t>
      </w:r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</w:t>
      </w:r>
    </w:p>
    <w:sectPr w:rsidR="00FA1688" w:rsidRPr="00FA1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1A3854"/>
    <w:multiLevelType w:val="hybridMultilevel"/>
    <w:tmpl w:val="D5EAFAEC"/>
    <w:lvl w:ilvl="0" w:tplc="095EBBA2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qh">
    <w15:presenceInfo w15:providerId="AD" w15:userId="S::lurhs@mydku.onmicrosoft.com::b2658a3e-e4ce-4c7f-99c7-481d0e15b5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35"/>
    <w:rsid w:val="002634D1"/>
    <w:rsid w:val="00834835"/>
    <w:rsid w:val="00F629C9"/>
    <w:rsid w:val="00FA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DA8D"/>
  <w15:chartTrackingRefBased/>
  <w15:docId w15:val="{AD2689CA-757B-4A8C-9F3F-82958CF35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483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3483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34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82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s25.gsretail.com/gscvs/ko/products/event-goods-search" TargetMode="External"/><Relationship Id="rId5" Type="http://schemas.openxmlformats.org/officeDocument/2006/relationships/hyperlink" Target="http://cu.bgfretail.com/event/plusAjax.d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</Pages>
  <Words>115</Words>
  <Characters>232</Characters>
  <Application>Microsoft Office Word</Application>
  <DocSecurity>0</DocSecurity>
  <Lines>116</Lines>
  <Paragraphs>115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mqh</dc:creator>
  <cp:keywords/>
  <dc:description/>
  <cp:lastModifiedBy>mqh</cp:lastModifiedBy>
  <cp:revision>1</cp:revision>
  <dcterms:created xsi:type="dcterms:W3CDTF">2020-03-16T14:56:00Z</dcterms:created>
  <dcterms:modified xsi:type="dcterms:W3CDTF">2020-03-17T06:15:00Z</dcterms:modified>
</cp:coreProperties>
</file>